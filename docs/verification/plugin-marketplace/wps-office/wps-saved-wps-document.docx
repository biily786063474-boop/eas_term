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12E710">
      <w:pPr>
        <w:pStyle w:val="10"/>
      </w:pPr>
      <w:bookmarkStart w:id="0" w:name="_GoBack"/>
      <w:bookmarkEnd w:id="0"/>
      <w:r>
        <w:t>WPS 文字 · 插件验收</w:t>
      </w:r>
    </w:p>
    <w:p w14:paraId="0AD4F146">
      <w:pPr>
        <w:pStyle w:val="2"/>
      </w:pPr>
      <w:r>
        <w:t>生成与格式</w:t>
      </w:r>
    </w:p>
    <w:p w14:paraId="5AE5B22C">
      <w:del w:id="0" w:author="Eas-Term 验收" w:date="2026-09-22T09:55:46Z">
        <w:r>
          <w:rPr/>
          <w:delText>这是一段待修订的验收正文。</w:delText>
        </w:r>
      </w:del>
      <w:ins w:id="1" w:author="Eas-Term 验收" w:date="2026-09-22T09:55:46Z">
        <w:r>
          <w:rPr/>
          <w:t>修订后的正文：WPS 保存后，插件仍可安全编辑。</w:t>
        </w:r>
      </w:ins>
    </w:p>
    <w:p w14:paraId="55E358C2">
      <w:r>
        <w:rPr>
          <w:b/>
          <w:bCs/>
        </w:rPr>
        <w:t>粗体验证 Bold</w:t>
      </w:r>
    </w:p>
    <w:p w14:paraId="62FE4597">
      <w:r>
        <w:rPr>
          <w:i/>
          <w:iCs/>
        </w:rPr>
        <w:t>斜体验证 Italic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60"/>
        <w:gridCol w:w="650"/>
      </w:tblGrid>
      <w:tr w14:paraId="53AE1DB3">
        <w:tc>
          <w:p w14:paraId="3BDE9FBA">
            <w:r>
              <w:t>分类</w:t>
            </w:r>
          </w:p>
        </w:tc>
        <w:tc>
          <w:p w14:paraId="56656F76">
            <w:r>
              <w:t>结果</w:t>
            </w:r>
          </w:p>
        </w:tc>
      </w:tr>
      <w:tr w14:paraId="5B85F003">
        <w:tc>
          <w:p w14:paraId="7E7C2F0E">
            <w:r>
              <w:t>中文表格</w:t>
            </w:r>
          </w:p>
        </w:tc>
        <w:tc>
          <w:p w14:paraId="1BFA0607">
            <w:r>
              <w:t>可编辑</w:t>
            </w:r>
          </w:p>
        </w:tc>
      </w:tr>
      <w:tr w14:paraId="229E485B">
        <w:tc>
          <w:p w14:paraId="764B4913">
            <w:r>
              <w:t>保存重开</w:t>
            </w:r>
          </w:p>
        </w:tc>
        <w:tc>
          <w:p w14:paraId="6F911C71">
            <w:r>
              <w:t>待验证</w:t>
            </w:r>
          </w:p>
        </w:tc>
      </w:tr>
    </w:tbl>
    <w:p w14:paraId="0BAE27F5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Eas-Term 验收">
    <w15:presenceInfo w15:providerId="None" w15:userId="Eas-Term 验收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7FB9BC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microsoft.com/office/2011/relationships/people" Target="people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Office_12.1.28496.28496_F1E327BC-269C-435d-A152-05C5408002CA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biily</cp:lastModifiedBy>
  <dcterms:modified xsi:type="dcterms:W3CDTF">2026-09-22T02:57:02Z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E6AEB1779F633EB3EE50B26A8C561B3A_42</vt:lpwstr>
  </property>
</Properties>
</file>